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ns w:author="Quang Minh" w:id="0" w:date="2021-05-15T16:05:29Z"/>
          <w:sz w:val="24"/>
          <w:szCs w:val="24"/>
        </w:rPr>
      </w:pPr>
      <w:r w:rsidDel="00000000" w:rsidR="00000000" w:rsidRPr="00000000">
        <w:rPr>
          <w:sz w:val="24"/>
          <w:szCs w:val="24"/>
          <w:rtl w:val="0"/>
        </w:rPr>
        <w:t xml:space="preserve">Nhóm</w:t>
      </w:r>
      <w:ins w:author="Quang Minh" w:id="0" w:date="2021-05-15T16:05:29Z">
        <w:r w:rsidDel="00000000" w:rsidR="00000000" w:rsidRPr="00000000">
          <w:rPr>
            <w:sz w:val="24"/>
            <w:szCs w:val="24"/>
            <w:rtl w:val="0"/>
          </w:rPr>
          <w:t xml:space="preserve"> 25</w:t>
        </w:r>
      </w:ins>
    </w:p>
    <w:p w:rsidR="00000000" w:rsidDel="00000000" w:rsidP="00000000" w:rsidRDefault="00000000" w:rsidRPr="00000000" w14:paraId="00000002">
      <w:pPr>
        <w:rPr>
          <w:ins w:author="Quang Minh" w:id="0" w:date="2021-05-15T16:05:29Z"/>
          <w:sz w:val="24"/>
          <w:szCs w:val="24"/>
        </w:rPr>
      </w:pPr>
      <w:ins w:author="Quang Minh" w:id="0" w:date="2021-05-15T16:05:29Z">
        <w:r w:rsidDel="00000000" w:rsidR="00000000" w:rsidRPr="00000000">
          <w:rPr>
            <w:sz w:val="24"/>
            <w:szCs w:val="24"/>
            <w:rtl w:val="0"/>
          </w:rPr>
          <w:t xml:space="preserve">Thành viên:</w:t>
        </w:r>
      </w:ins>
    </w:p>
    <w:p w:rsidR="00000000" w:rsidDel="00000000" w:rsidP="00000000" w:rsidRDefault="00000000" w:rsidRPr="00000000" w14:paraId="00000003">
      <w:pPr>
        <w:rPr>
          <w:ins w:author="Quang Minh" w:id="0" w:date="2021-05-15T16:05:29Z"/>
          <w:sz w:val="24"/>
          <w:szCs w:val="24"/>
        </w:rPr>
      </w:pPr>
      <w:ins w:author="Quang Minh" w:id="0" w:date="2021-05-15T16:05:29Z">
        <w:r w:rsidDel="00000000" w:rsidR="00000000" w:rsidRPr="00000000">
          <w:rPr>
            <w:sz w:val="24"/>
            <w:szCs w:val="24"/>
            <w:rtl w:val="0"/>
          </w:rPr>
          <w:t xml:space="preserve"> Đặng Minh Quang 1551010104</w:t>
        </w:r>
      </w:ins>
    </w:p>
    <w:p w:rsidR="00000000" w:rsidDel="00000000" w:rsidP="00000000" w:rsidRDefault="00000000" w:rsidRPr="00000000" w14:paraId="00000004">
      <w:pPr>
        <w:rPr>
          <w:ins w:author="Quang Minh" w:id="0" w:date="2021-05-15T16:05:29Z"/>
          <w:sz w:val="24"/>
          <w:szCs w:val="24"/>
        </w:rPr>
      </w:pPr>
      <w:ins w:author="Quang Minh" w:id="0" w:date="2021-05-15T16:05:29Z">
        <w:r w:rsidDel="00000000" w:rsidR="00000000" w:rsidRPr="00000000">
          <w:rPr>
            <w:sz w:val="24"/>
            <w:szCs w:val="24"/>
            <w:rtl w:val="0"/>
          </w:rPr>
          <w:t xml:space="preserve"> Đoàn Công Trực 1851010147</w:t>
        </w:r>
      </w:ins>
    </w:p>
    <w:p w:rsidR="00000000" w:rsidDel="00000000" w:rsidP="00000000" w:rsidRDefault="00000000" w:rsidRPr="00000000" w14:paraId="00000005">
      <w:pPr>
        <w:rPr>
          <w:ins w:author="Quang Minh" w:id="0" w:date="2021-05-15T16:05:29Z"/>
          <w:sz w:val="24"/>
          <w:szCs w:val="24"/>
        </w:rPr>
      </w:pPr>
      <w:ins w:author="Quang Minh" w:id="0" w:date="2021-05-15T16:05:29Z">
        <w:r w:rsidDel="00000000" w:rsidR="00000000" w:rsidRPr="00000000">
          <w:rPr>
            <w:sz w:val="24"/>
            <w:szCs w:val="24"/>
            <w:rtl w:val="0"/>
          </w:rPr>
          <w:t xml:space="preserve"> Phan Thiên Phú 17h1010022</w:t>
        </w:r>
      </w:ins>
    </w:p>
    <w:p w:rsidR="00000000" w:rsidDel="00000000" w:rsidP="00000000" w:rsidRDefault="00000000" w:rsidRPr="00000000" w14:paraId="00000006">
      <w:pPr>
        <w:rPr>
          <w:sz w:val="24"/>
          <w:szCs w:val="24"/>
        </w:rPr>
      </w:pPr>
      <w:ins w:author="Quang Minh" w:id="0" w:date="2021-05-15T16:05:29Z">
        <w:r w:rsidDel="00000000" w:rsidR="00000000" w:rsidRPr="00000000">
          <w:rPr>
            <w:sz w:val="24"/>
            <w:szCs w:val="24"/>
            <w:rtl w:val="0"/>
          </w:rPr>
          <w:t xml:space="preserve"> Trần Võ Bảo Duy  17h1010004</w:t>
        </w:r>
      </w:ins>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Thầy: Lê Ngọc Hiếu</w:t>
      </w:r>
    </w:p>
    <w:p w:rsidR="00000000" w:rsidDel="00000000" w:rsidP="00000000" w:rsidRDefault="00000000" w:rsidRPr="00000000" w14:paraId="00000008">
      <w:pPr>
        <w:rPr>
          <w:sz w:val="24"/>
          <w:szCs w:val="24"/>
        </w:rPr>
      </w:pPr>
      <w:r w:rsidDel="00000000" w:rsidR="00000000" w:rsidRPr="00000000">
        <w:rPr>
          <w:sz w:val="24"/>
          <w:szCs w:val="24"/>
          <w:rtl w:val="0"/>
        </w:rPr>
        <w:t xml:space="preserve">Chủ đề : Tạo ứng dụng tra cứu bệnh</w:t>
      </w:r>
    </w:p>
    <w:p w:rsidR="00000000" w:rsidDel="00000000" w:rsidP="00000000" w:rsidRDefault="00000000" w:rsidRPr="00000000" w14:paraId="00000009">
      <w:pPr>
        <w:pStyle w:val="Heading1"/>
        <w:keepNext w:val="0"/>
        <w:keepLines w:val="0"/>
        <w:shd w:fill="fafbfc" w:val="clear"/>
        <w:spacing w:after="0" w:before="0" w:lineRule="auto"/>
        <w:rPr>
          <w:color w:val="1155cc"/>
          <w:sz w:val="46"/>
          <w:szCs w:val="46"/>
        </w:rPr>
      </w:pPr>
      <w:bookmarkStart w:colFirst="0" w:colLast="0" w:name="_3ej8th3p1kmj" w:id="0"/>
      <w:bookmarkEnd w:id="0"/>
      <w:hyperlink r:id="rId6">
        <w:r w:rsidDel="00000000" w:rsidR="00000000" w:rsidRPr="00000000">
          <w:rPr>
            <w:b w:val="1"/>
            <w:color w:val="1155cc"/>
            <w:sz w:val="46"/>
            <w:szCs w:val="46"/>
            <w:rtl w:val="0"/>
          </w:rPr>
          <w:t xml:space="preserve">quangdang142</w:t>
        </w:r>
      </w:hyperlink>
      <w:r w:rsidDel="00000000" w:rsidR="00000000" w:rsidRPr="00000000">
        <w:rPr>
          <w:b w:val="1"/>
          <w:color w:val="24292e"/>
          <w:sz w:val="46"/>
          <w:szCs w:val="46"/>
          <w:rtl w:val="0"/>
        </w:rPr>
        <w:t xml:space="preserve">/</w:t>
      </w:r>
      <w:hyperlink r:id="rId7">
        <w:r w:rsidDel="00000000" w:rsidR="00000000" w:rsidRPr="00000000">
          <w:rPr>
            <w:color w:val="1155cc"/>
            <w:sz w:val="46"/>
            <w:szCs w:val="46"/>
            <w:rtl w:val="0"/>
          </w:rPr>
          <w:t xml:space="preserve">LTDD_TH109-CS81_Nhom25</w:t>
        </w:r>
      </w:hyperlink>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Mô tả kỹ thuật và nghiệp vụ</w:t>
      </w:r>
    </w:p>
    <w:p w:rsidR="00000000" w:rsidDel="00000000" w:rsidP="00000000" w:rsidRDefault="00000000" w:rsidRPr="00000000" w14:paraId="0000000D">
      <w:pPr>
        <w:rPr>
          <w:sz w:val="24"/>
          <w:szCs w:val="24"/>
        </w:rPr>
      </w:pPr>
      <w:r w:rsidDel="00000000" w:rsidR="00000000" w:rsidRPr="00000000">
        <w:rPr>
          <w:sz w:val="24"/>
          <w:szCs w:val="24"/>
          <w:rtl w:val="0"/>
        </w:rPr>
        <w:t xml:space="preserve">Ứng dụng tra cứu bệnh được phát triển bằng ngôn ngữ Java, sử dụng IDE Android Studio.</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Các thành phần trong source </w:t>
      </w:r>
      <w:r w:rsidDel="00000000" w:rsidR="00000000" w:rsidRPr="00000000">
        <w:rPr>
          <w:sz w:val="24"/>
          <w:szCs w:val="24"/>
          <w:rtl w:val="0"/>
        </w:rPr>
        <w:t xml:space="preserve">(Hoạt động của các thành phần sẽ được mô tả ở phần sau)</w:t>
      </w:r>
    </w:p>
    <w:p w:rsidR="00000000" w:rsidDel="00000000" w:rsidP="00000000" w:rsidRDefault="00000000" w:rsidRPr="00000000" w14:paraId="00000010">
      <w:pPr>
        <w:ind w:left="720" w:firstLine="0"/>
        <w:rPr>
          <w:b w:val="1"/>
          <w:sz w:val="24"/>
          <w:szCs w:val="24"/>
        </w:rPr>
      </w:pPr>
      <w:r w:rsidDel="00000000" w:rsidR="00000000" w:rsidRPr="00000000">
        <w:rPr>
          <w:b w:val="1"/>
          <w:sz w:val="24"/>
          <w:szCs w:val="24"/>
          <w:rtl w:val="0"/>
        </w:rPr>
        <w:t xml:space="preserve">1.Manifest</w:t>
      </w:r>
    </w:p>
    <w:p w:rsidR="00000000" w:rsidDel="00000000" w:rsidP="00000000" w:rsidRDefault="00000000" w:rsidRPr="00000000" w14:paraId="00000011">
      <w:pPr>
        <w:ind w:left="72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114925" cy="44196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114925" cy="44196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Tập tin AndroidManifest.xml điểm danh tên các activity trong ứng dụng</w:t>
      </w:r>
    </w:p>
    <w:p w:rsidR="00000000" w:rsidDel="00000000" w:rsidP="00000000" w:rsidRDefault="00000000" w:rsidRPr="00000000" w14:paraId="00000013">
      <w:pPr>
        <w:ind w:left="720" w:firstLine="0"/>
        <w:rPr>
          <w:b w:val="1"/>
          <w:sz w:val="24"/>
          <w:szCs w:val="24"/>
        </w:rPr>
      </w:pPr>
      <w:r w:rsidDel="00000000" w:rsidR="00000000" w:rsidRPr="00000000">
        <w:rPr>
          <w:b w:val="1"/>
          <w:sz w:val="24"/>
          <w:szCs w:val="24"/>
          <w:rtl w:val="0"/>
        </w:rPr>
        <w:t xml:space="preserve">2. Java Classes</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 xml:space="preserve">Thư mục Fragment : bao gồm 4 fragment CachTri, PhongNgua, TrieuChung, DinhNghia. Các fragment này được hiển thị ở giao diện định nghĩa bệnh.</w:t>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sz w:val="24"/>
          <w:szCs w:val="24"/>
          <w:rtl w:val="0"/>
        </w:rPr>
        <w:t xml:space="preserve">CaiDat.java: xử lí dữ liệu nút menu</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 xml:space="preserve">DatabaseHelper.java: Gồm các hàm để thao tác với cơ sở dữ liệu.</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DinhNghiaBenh.java: đây là 1 activity xử lí layout “activity_dinh_nghia_benh.xml” (giao diện định nghĩa bệnh).</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 xml:space="preserve">“history”: được dùng như 1 đối tượng phục vụ cho việc hiển thị lịch sử tra cứu.</w:t>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 xml:space="preserve">LoadDatabaseAsync.java: Sử dụng TaskAsync nhằm mục đích làm mượt mà giao diện, tránh hiện tượng giật khi load cơ sở dữ liệu( hiển thị progressbar và thông báo đang tải cơ sở dữ liệu).</w:t>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 xml:space="preserve">MainActivity.java: xử lí layout activity_main.xml (giao diện main của app).</w:t>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 xml:space="preserve">RecyclerViewAdapterHistory.java: xử lí lịch sử tra cứu bệnh</w:t>
      </w:r>
    </w:p>
    <w:p w:rsidR="00000000" w:rsidDel="00000000" w:rsidP="00000000" w:rsidRDefault="00000000" w:rsidRPr="00000000" w14:paraId="0000001D">
      <w:pPr>
        <w:ind w:left="720" w:firstLine="0"/>
        <w:rPr>
          <w:b w:val="1"/>
          <w:sz w:val="24"/>
          <w:szCs w:val="24"/>
        </w:rPr>
      </w:pPr>
      <w:r w:rsidDel="00000000" w:rsidR="00000000" w:rsidRPr="00000000">
        <w:rPr>
          <w:b w:val="1"/>
          <w:sz w:val="24"/>
          <w:szCs w:val="24"/>
          <w:rtl w:val="0"/>
        </w:rPr>
        <w:t xml:space="preserve">3.Layout</w:t>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 xml:space="preserve">Gồm các layout của app</w:t>
        <w:tab/>
      </w:r>
    </w:p>
    <w:p w:rsidR="00000000" w:rsidDel="00000000" w:rsidP="00000000" w:rsidRDefault="00000000" w:rsidRPr="00000000" w14:paraId="0000001F">
      <w:pPr>
        <w:ind w:left="720" w:firstLine="0"/>
        <w:rPr>
          <w:sz w:val="24"/>
          <w:szCs w:val="24"/>
        </w:rPr>
      </w:pPr>
      <w:r w:rsidDel="00000000" w:rsidR="00000000" w:rsidRPr="00000000">
        <w:rPr>
          <w:sz w:val="24"/>
          <w:szCs w:val="24"/>
          <w:rtl w:val="0"/>
        </w:rPr>
        <w:t xml:space="preserve">activity_caidat.xml: giao diện khi người dùng chọn cài đặt ở menu</w:t>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activity_dinh_nghia_benh.xml: giao diện định nghĩa bệnh</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activity_main.xml: layout giao diện chính</w:t>
      </w:r>
    </w:p>
    <w:p w:rsidR="00000000" w:rsidDel="00000000" w:rsidP="00000000" w:rsidRDefault="00000000" w:rsidRPr="00000000" w14:paraId="00000022">
      <w:pPr>
        <w:ind w:left="720" w:firstLine="0"/>
        <w:rPr>
          <w:sz w:val="24"/>
          <w:szCs w:val="24"/>
        </w:rPr>
      </w:pPr>
      <w:r w:rsidDel="00000000" w:rsidR="00000000" w:rsidRPr="00000000">
        <w:rPr>
          <w:sz w:val="24"/>
          <w:szCs w:val="24"/>
          <w:rtl w:val="0"/>
        </w:rPr>
        <w:t xml:space="preserve">alert_dialog_database_copying: giao diện thông báo khi đang load database</w:t>
      </w:r>
    </w:p>
    <w:p w:rsidR="00000000" w:rsidDel="00000000" w:rsidP="00000000" w:rsidRDefault="00000000" w:rsidRPr="00000000" w14:paraId="00000023">
      <w:pPr>
        <w:ind w:left="720" w:firstLine="0"/>
        <w:rPr>
          <w:sz w:val="24"/>
          <w:szCs w:val="24"/>
        </w:rPr>
      </w:pPr>
      <w:r w:rsidDel="00000000" w:rsidR="00000000" w:rsidRPr="00000000">
        <w:rPr>
          <w:sz w:val="24"/>
          <w:szCs w:val="24"/>
          <w:rtl w:val="0"/>
        </w:rPr>
        <w:t xml:space="preserve">fragment_definition.xml: khuôn cho các fragment trong TabLayout của activity_dinh_nghia_benh.xml</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history_item_layout.xml: được hiển thị ở giao diện chính, gồm các item là các bệnh trong lịch sử tra cứu</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suggestion_row.xml: các tên bệnh có chữ cái đầu tiên trùng với các kí tự đầu tiên người dùng nhập sẽ được hiển thị ngay dưới thanh search</w:t>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menu_main.xml: giao diện cài đặt.</w:t>
      </w:r>
    </w:p>
    <w:p w:rsidR="00000000" w:rsidDel="00000000" w:rsidP="00000000" w:rsidRDefault="00000000" w:rsidRPr="00000000" w14:paraId="00000027">
      <w:pPr>
        <w:ind w:left="720" w:firstLine="0"/>
        <w:rPr>
          <w:b w:val="1"/>
          <w:sz w:val="24"/>
          <w:szCs w:val="24"/>
        </w:rPr>
      </w:pPr>
      <w:r w:rsidDel="00000000" w:rsidR="00000000" w:rsidRPr="00000000">
        <w:rPr>
          <w:b w:val="1"/>
          <w:sz w:val="24"/>
          <w:szCs w:val="24"/>
          <w:rtl w:val="0"/>
        </w:rPr>
        <w:t xml:space="preserve">4.Values</w:t>
      </w:r>
    </w:p>
    <w:p w:rsidR="00000000" w:rsidDel="00000000" w:rsidP="00000000" w:rsidRDefault="00000000" w:rsidRPr="00000000" w14:paraId="00000028">
      <w:pPr>
        <w:ind w:left="720" w:firstLine="0"/>
        <w:rPr>
          <w:sz w:val="24"/>
          <w:szCs w:val="24"/>
        </w:rPr>
      </w:pPr>
      <w:r w:rsidDel="00000000" w:rsidR="00000000" w:rsidRPr="00000000">
        <w:rPr>
          <w:sz w:val="24"/>
          <w:szCs w:val="24"/>
          <w:rtl w:val="0"/>
        </w:rPr>
        <w:t xml:space="preserve">Thư mục này gồm các file xml lưu trữ định nghĩa style.</w:t>
      </w:r>
    </w:p>
    <w:p w:rsidR="00000000" w:rsidDel="00000000" w:rsidP="00000000" w:rsidRDefault="00000000" w:rsidRPr="00000000" w14:paraId="00000029">
      <w:pPr>
        <w:ind w:left="720" w:firstLine="0"/>
        <w:rPr>
          <w:b w:val="1"/>
          <w:sz w:val="24"/>
          <w:szCs w:val="24"/>
        </w:rPr>
      </w:pPr>
      <w:r w:rsidDel="00000000" w:rsidR="00000000" w:rsidRPr="00000000">
        <w:rPr>
          <w:b w:val="1"/>
          <w:sz w:val="24"/>
          <w:szCs w:val="24"/>
          <w:rtl w:val="0"/>
        </w:rPr>
        <w:t xml:space="preserve">5.Gradle Script</w:t>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Gồm các cài đặt khi build project.</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ind w:left="720" w:firstLine="0"/>
        <w:rPr>
          <w:b w:val="1"/>
          <w:sz w:val="24"/>
          <w:szCs w:val="24"/>
        </w:rPr>
      </w:pPr>
      <w:r w:rsidDel="00000000" w:rsidR="00000000" w:rsidRPr="00000000">
        <w:rPr>
          <w:rtl w:val="0"/>
        </w:rPr>
      </w:r>
    </w:p>
    <w:p w:rsidR="00000000" w:rsidDel="00000000" w:rsidP="00000000" w:rsidRDefault="00000000" w:rsidRPr="00000000" w14:paraId="0000002D">
      <w:pPr>
        <w:ind w:left="720" w:firstLine="0"/>
        <w:rPr>
          <w:b w:val="1"/>
          <w:sz w:val="24"/>
          <w:szCs w:val="24"/>
        </w:rPr>
      </w:pPr>
      <w:r w:rsidDel="00000000" w:rsidR="00000000" w:rsidRPr="00000000">
        <w:rPr>
          <w:rtl w:val="0"/>
        </w:rPr>
      </w:r>
    </w:p>
    <w:p w:rsidR="00000000" w:rsidDel="00000000" w:rsidP="00000000" w:rsidRDefault="00000000" w:rsidRPr="00000000" w14:paraId="0000002E">
      <w:pPr>
        <w:ind w:left="720" w:firstLine="0"/>
        <w:rPr>
          <w:b w:val="1"/>
          <w:sz w:val="24"/>
          <w:szCs w:val="24"/>
        </w:rPr>
      </w:pPr>
      <w:r w:rsidDel="00000000" w:rsidR="00000000" w:rsidRPr="00000000">
        <w:rPr>
          <w:rtl w:val="0"/>
        </w:rPr>
      </w:r>
    </w:p>
    <w:p w:rsidR="00000000" w:rsidDel="00000000" w:rsidP="00000000" w:rsidRDefault="00000000" w:rsidRPr="00000000" w14:paraId="0000002F">
      <w:pPr>
        <w:ind w:left="720" w:firstLine="0"/>
        <w:rPr>
          <w:b w:val="1"/>
          <w:sz w:val="24"/>
          <w:szCs w:val="24"/>
        </w:rPr>
      </w:pPr>
      <w:r w:rsidDel="00000000" w:rsidR="00000000" w:rsidRPr="00000000">
        <w:rPr>
          <w:rtl w:val="0"/>
        </w:rPr>
      </w:r>
    </w:p>
    <w:p w:rsidR="00000000" w:rsidDel="00000000" w:rsidP="00000000" w:rsidRDefault="00000000" w:rsidRPr="00000000" w14:paraId="00000030">
      <w:pPr>
        <w:ind w:left="720" w:firstLine="0"/>
        <w:rPr>
          <w:b w:val="1"/>
          <w:sz w:val="24"/>
          <w:szCs w:val="24"/>
        </w:rPr>
      </w:pPr>
      <w:r w:rsidDel="00000000" w:rsidR="00000000" w:rsidRPr="00000000">
        <w:rPr>
          <w:rtl w:val="0"/>
        </w:rPr>
      </w:r>
    </w:p>
    <w:p w:rsidR="00000000" w:rsidDel="00000000" w:rsidP="00000000" w:rsidRDefault="00000000" w:rsidRPr="00000000" w14:paraId="00000031">
      <w:pPr>
        <w:ind w:left="720" w:firstLine="0"/>
        <w:rPr>
          <w:b w:val="1"/>
          <w:sz w:val="24"/>
          <w:szCs w:val="24"/>
        </w:rPr>
      </w:pPr>
      <w:r w:rsidDel="00000000" w:rsidR="00000000" w:rsidRPr="00000000">
        <w:rPr>
          <w:rtl w:val="0"/>
        </w:rPr>
      </w:r>
    </w:p>
    <w:p w:rsidR="00000000" w:rsidDel="00000000" w:rsidP="00000000" w:rsidRDefault="00000000" w:rsidRPr="00000000" w14:paraId="00000032">
      <w:pPr>
        <w:ind w:left="720" w:firstLine="0"/>
        <w:rPr>
          <w:b w:val="1"/>
          <w:sz w:val="24"/>
          <w:szCs w:val="24"/>
        </w:rPr>
      </w:pPr>
      <w:r w:rsidDel="00000000" w:rsidR="00000000" w:rsidRPr="00000000">
        <w:rPr>
          <w:rtl w:val="0"/>
        </w:rPr>
      </w:r>
    </w:p>
    <w:p w:rsidR="00000000" w:rsidDel="00000000" w:rsidP="00000000" w:rsidRDefault="00000000" w:rsidRPr="00000000" w14:paraId="00000033">
      <w:pPr>
        <w:ind w:left="720" w:firstLine="0"/>
        <w:rPr>
          <w:b w:val="1"/>
          <w:sz w:val="24"/>
          <w:szCs w:val="24"/>
        </w:rPr>
      </w:pPr>
      <w:r w:rsidDel="00000000" w:rsidR="00000000" w:rsidRPr="00000000">
        <w:rPr>
          <w:rtl w:val="0"/>
        </w:rPr>
      </w:r>
    </w:p>
    <w:p w:rsidR="00000000" w:rsidDel="00000000" w:rsidP="00000000" w:rsidRDefault="00000000" w:rsidRPr="00000000" w14:paraId="00000034">
      <w:pPr>
        <w:ind w:left="720" w:firstLine="0"/>
        <w:rPr>
          <w:b w:val="1"/>
          <w:sz w:val="24"/>
          <w:szCs w:val="24"/>
        </w:rPr>
      </w:pPr>
      <w:r w:rsidDel="00000000" w:rsidR="00000000" w:rsidRPr="00000000">
        <w:rPr>
          <w:rtl w:val="0"/>
        </w:rPr>
      </w:r>
    </w:p>
    <w:p w:rsidR="00000000" w:rsidDel="00000000" w:rsidP="00000000" w:rsidRDefault="00000000" w:rsidRPr="00000000" w14:paraId="00000035">
      <w:pPr>
        <w:ind w:left="720" w:firstLine="0"/>
        <w:rPr>
          <w:b w:val="1"/>
          <w:sz w:val="24"/>
          <w:szCs w:val="24"/>
        </w:rPr>
      </w:pPr>
      <w:r w:rsidDel="00000000" w:rsidR="00000000" w:rsidRPr="00000000">
        <w:rPr>
          <w:rtl w:val="0"/>
        </w:rPr>
      </w:r>
    </w:p>
    <w:p w:rsidR="00000000" w:rsidDel="00000000" w:rsidP="00000000" w:rsidRDefault="00000000" w:rsidRPr="00000000" w14:paraId="00000036">
      <w:pPr>
        <w:ind w:left="720" w:firstLine="0"/>
        <w:rPr>
          <w:b w:val="1"/>
          <w:sz w:val="24"/>
          <w:szCs w:val="24"/>
        </w:rPr>
      </w:pPr>
      <w:r w:rsidDel="00000000" w:rsidR="00000000" w:rsidRPr="00000000">
        <w:rPr>
          <w:rtl w:val="0"/>
        </w:rPr>
      </w:r>
    </w:p>
    <w:p w:rsidR="00000000" w:rsidDel="00000000" w:rsidP="00000000" w:rsidRDefault="00000000" w:rsidRPr="00000000" w14:paraId="00000037">
      <w:pPr>
        <w:ind w:left="720" w:firstLine="0"/>
        <w:rPr>
          <w:b w:val="1"/>
          <w:sz w:val="24"/>
          <w:szCs w:val="24"/>
        </w:rPr>
      </w:pPr>
      <w:r w:rsidDel="00000000" w:rsidR="00000000" w:rsidRPr="00000000">
        <w:rPr>
          <w:rtl w:val="0"/>
        </w:rPr>
      </w:r>
    </w:p>
    <w:p w:rsidR="00000000" w:rsidDel="00000000" w:rsidP="00000000" w:rsidRDefault="00000000" w:rsidRPr="00000000" w14:paraId="00000038">
      <w:pPr>
        <w:ind w:left="720" w:firstLine="0"/>
        <w:rPr>
          <w:b w:val="1"/>
          <w:sz w:val="24"/>
          <w:szCs w:val="24"/>
        </w:rPr>
      </w:pPr>
      <w:r w:rsidDel="00000000" w:rsidR="00000000" w:rsidRPr="00000000">
        <w:rPr>
          <w:rtl w:val="0"/>
        </w:rPr>
      </w:r>
    </w:p>
    <w:p w:rsidR="00000000" w:rsidDel="00000000" w:rsidP="00000000" w:rsidRDefault="00000000" w:rsidRPr="00000000" w14:paraId="00000039">
      <w:pPr>
        <w:ind w:left="720" w:firstLine="0"/>
        <w:rPr>
          <w:b w:val="1"/>
          <w:sz w:val="24"/>
          <w:szCs w:val="24"/>
        </w:rPr>
      </w:pPr>
      <w:r w:rsidDel="00000000" w:rsidR="00000000" w:rsidRPr="00000000">
        <w:rPr>
          <w:rtl w:val="0"/>
        </w:rPr>
      </w:r>
    </w:p>
    <w:p w:rsidR="00000000" w:rsidDel="00000000" w:rsidP="00000000" w:rsidRDefault="00000000" w:rsidRPr="00000000" w14:paraId="0000003A">
      <w:pPr>
        <w:ind w:left="720" w:firstLine="0"/>
        <w:rPr>
          <w:b w:val="1"/>
          <w:sz w:val="24"/>
          <w:szCs w:val="24"/>
        </w:rPr>
      </w:pPr>
      <w:r w:rsidDel="00000000" w:rsidR="00000000" w:rsidRPr="00000000">
        <w:rPr>
          <w:rtl w:val="0"/>
        </w:rPr>
      </w:r>
    </w:p>
    <w:p w:rsidR="00000000" w:rsidDel="00000000" w:rsidP="00000000" w:rsidRDefault="00000000" w:rsidRPr="00000000" w14:paraId="0000003B">
      <w:pPr>
        <w:ind w:left="720" w:firstLine="0"/>
        <w:rPr>
          <w:b w:val="1"/>
          <w:sz w:val="24"/>
          <w:szCs w:val="24"/>
        </w:rPr>
      </w:pPr>
      <w:r w:rsidDel="00000000" w:rsidR="00000000" w:rsidRPr="00000000">
        <w:rPr>
          <w:rtl w:val="0"/>
        </w:rPr>
      </w:r>
    </w:p>
    <w:p w:rsidR="00000000" w:rsidDel="00000000" w:rsidP="00000000" w:rsidRDefault="00000000" w:rsidRPr="00000000" w14:paraId="0000003C">
      <w:pPr>
        <w:ind w:left="720" w:firstLine="0"/>
        <w:rPr>
          <w:b w:val="1"/>
          <w:sz w:val="24"/>
          <w:szCs w:val="24"/>
        </w:rPr>
      </w:pPr>
      <w:r w:rsidDel="00000000" w:rsidR="00000000" w:rsidRPr="00000000">
        <w:rPr>
          <w:rtl w:val="0"/>
        </w:rPr>
      </w:r>
    </w:p>
    <w:p w:rsidR="00000000" w:rsidDel="00000000" w:rsidP="00000000" w:rsidRDefault="00000000" w:rsidRPr="00000000" w14:paraId="0000003D">
      <w:pPr>
        <w:ind w:left="720" w:firstLine="0"/>
        <w:rPr>
          <w:b w:val="1"/>
          <w:sz w:val="24"/>
          <w:szCs w:val="24"/>
        </w:rPr>
      </w:pPr>
      <w:r w:rsidDel="00000000" w:rsidR="00000000" w:rsidRPr="00000000">
        <w:rPr>
          <w:rtl w:val="0"/>
        </w:rPr>
      </w:r>
    </w:p>
    <w:p w:rsidR="00000000" w:rsidDel="00000000" w:rsidP="00000000" w:rsidRDefault="00000000" w:rsidRPr="00000000" w14:paraId="0000003E">
      <w:pPr>
        <w:ind w:left="0" w:firstLine="0"/>
        <w:rPr>
          <w:b w:val="1"/>
          <w:sz w:val="24"/>
          <w:szCs w:val="24"/>
        </w:rPr>
      </w:pPr>
      <w:r w:rsidDel="00000000" w:rsidR="00000000" w:rsidRPr="00000000">
        <w:rPr>
          <w:rtl w:val="0"/>
        </w:rPr>
      </w:r>
    </w:p>
    <w:p w:rsidR="00000000" w:rsidDel="00000000" w:rsidP="00000000" w:rsidRDefault="00000000" w:rsidRPr="00000000" w14:paraId="0000003F">
      <w:pPr>
        <w:ind w:left="0" w:firstLine="720"/>
        <w:rPr>
          <w:b w:val="1"/>
          <w:sz w:val="24"/>
          <w:szCs w:val="24"/>
        </w:rPr>
      </w:pPr>
      <w:r w:rsidDel="00000000" w:rsidR="00000000" w:rsidRPr="00000000">
        <w:rPr>
          <w:b w:val="1"/>
          <w:sz w:val="24"/>
          <w:szCs w:val="24"/>
          <w:rtl w:val="0"/>
        </w:rPr>
        <w:t xml:space="preserve">Giao diện</w:t>
      </w:r>
    </w:p>
    <w:p w:rsidR="00000000" w:rsidDel="00000000" w:rsidP="00000000" w:rsidRDefault="00000000" w:rsidRPr="00000000" w14:paraId="00000040">
      <w:pPr>
        <w:ind w:left="720" w:firstLine="0"/>
        <w:rPr>
          <w:b w:val="1"/>
          <w:sz w:val="24"/>
          <w:szCs w:val="24"/>
        </w:rPr>
      </w:pPr>
      <w:r w:rsidDel="00000000" w:rsidR="00000000" w:rsidRPr="00000000">
        <w:rPr>
          <w:sz w:val="24"/>
          <w:szCs w:val="24"/>
          <w:rtl w:val="0"/>
        </w:rPr>
        <w:t xml:space="preserve">Trang chính và suggest row khi người dùng nhập tên bệnh</w:t>
      </w: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42">
      <w:pPr>
        <w:ind w:left="720" w:firstLine="0"/>
        <w:rPr>
          <w:sz w:val="24"/>
          <w:szCs w:val="24"/>
        </w:rPr>
      </w:pPr>
      <w:r w:rsidDel="00000000" w:rsidR="00000000" w:rsidRPr="00000000">
        <w:rPr>
          <w:sz w:val="24"/>
          <w:szCs w:val="24"/>
        </w:rPr>
        <w:drawing>
          <wp:inline distB="114300" distT="114300" distL="114300" distR="114300">
            <wp:extent cx="2519363" cy="4469837"/>
            <wp:effectExtent b="0" l="0" r="0" t="0"/>
            <wp:docPr id="32"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2519363" cy="4469837"/>
                    </a:xfrm>
                    <a:prstGeom prst="rect"/>
                    <a:ln/>
                  </pic:spPr>
                </pic:pic>
              </a:graphicData>
            </a:graphic>
          </wp:inline>
        </w:drawing>
      </w:r>
      <w:r w:rsidDel="00000000" w:rsidR="00000000" w:rsidRPr="00000000">
        <w:rPr>
          <w:sz w:val="24"/>
          <w:szCs w:val="24"/>
        </w:rPr>
        <w:drawing>
          <wp:inline distB="114300" distT="114300" distL="114300" distR="114300">
            <wp:extent cx="2517169" cy="4440399"/>
            <wp:effectExtent b="0" l="0" r="0" t="0"/>
            <wp:docPr id="20"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517169" cy="444039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rtl w:val="0"/>
        </w:rPr>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720" w:firstLine="0"/>
        <w:rPr>
          <w:sz w:val="24"/>
          <w:szCs w:val="24"/>
        </w:rPr>
      </w:pPr>
      <w:r w:rsidDel="00000000" w:rsidR="00000000" w:rsidRPr="00000000">
        <w:rPr>
          <w:rtl w:val="0"/>
        </w:rPr>
      </w:r>
    </w:p>
    <w:p w:rsidR="00000000" w:rsidDel="00000000" w:rsidP="00000000" w:rsidRDefault="00000000" w:rsidRPr="00000000" w14:paraId="0000004A">
      <w:pPr>
        <w:ind w:left="720" w:firstLine="0"/>
        <w:rPr>
          <w:sz w:val="24"/>
          <w:szCs w:val="24"/>
        </w:rPr>
      </w:pPr>
      <w:r w:rsidDel="00000000" w:rsidR="00000000" w:rsidRPr="00000000">
        <w:rPr>
          <w:rtl w:val="0"/>
        </w:rPr>
      </w:r>
    </w:p>
    <w:p w:rsidR="00000000" w:rsidDel="00000000" w:rsidP="00000000" w:rsidRDefault="00000000" w:rsidRPr="00000000" w14:paraId="0000004B">
      <w:pPr>
        <w:ind w:left="720" w:firstLine="0"/>
        <w:rPr>
          <w:sz w:val="24"/>
          <w:szCs w:val="24"/>
        </w:rPr>
      </w:pPr>
      <w:r w:rsidDel="00000000" w:rsidR="00000000" w:rsidRPr="00000000">
        <w:rPr>
          <w:rtl w:val="0"/>
        </w:rPr>
      </w:r>
    </w:p>
    <w:p w:rsidR="00000000" w:rsidDel="00000000" w:rsidP="00000000" w:rsidRDefault="00000000" w:rsidRPr="00000000" w14:paraId="0000004C">
      <w:pPr>
        <w:ind w:left="720" w:firstLine="0"/>
        <w:rPr>
          <w:sz w:val="24"/>
          <w:szCs w:val="24"/>
        </w:rPr>
      </w:pPr>
      <w:r w:rsidDel="00000000" w:rsidR="00000000" w:rsidRPr="00000000">
        <w:rPr>
          <w:rtl w:val="0"/>
        </w:rPr>
      </w:r>
    </w:p>
    <w:p w:rsidR="00000000" w:rsidDel="00000000" w:rsidP="00000000" w:rsidRDefault="00000000" w:rsidRPr="00000000" w14:paraId="0000004D">
      <w:pPr>
        <w:ind w:left="720" w:firstLine="0"/>
        <w:rPr>
          <w:sz w:val="24"/>
          <w:szCs w:val="24"/>
        </w:rPr>
      </w:pPr>
      <w:r w:rsidDel="00000000" w:rsidR="00000000" w:rsidRPr="00000000">
        <w:rPr>
          <w:rtl w:val="0"/>
        </w:rPr>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ind w:left="720" w:firstLine="0"/>
        <w:rPr>
          <w:sz w:val="24"/>
          <w:szCs w:val="24"/>
        </w:rPr>
      </w:pPr>
      <w:r w:rsidDel="00000000" w:rsidR="00000000" w:rsidRPr="00000000">
        <w:rPr>
          <w:rtl w:val="0"/>
        </w:rPr>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Menu list và giao diện cài đặt</w:t>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sz w:val="24"/>
          <w:szCs w:val="24"/>
        </w:rPr>
        <w:drawing>
          <wp:inline distB="114300" distT="114300" distL="114300" distR="114300">
            <wp:extent cx="2081976" cy="3709988"/>
            <wp:effectExtent b="0" l="0" r="0" t="0"/>
            <wp:docPr id="33" name="image35.jpg"/>
            <a:graphic>
              <a:graphicData uri="http://schemas.openxmlformats.org/drawingml/2006/picture">
                <pic:pic>
                  <pic:nvPicPr>
                    <pic:cNvPr id="0" name="image35.jpg"/>
                    <pic:cNvPicPr preferRelativeResize="0"/>
                  </pic:nvPicPr>
                  <pic:blipFill>
                    <a:blip r:embed="rId11"/>
                    <a:srcRect b="0" l="0" r="0" t="0"/>
                    <a:stretch>
                      <a:fillRect/>
                    </a:stretch>
                  </pic:blipFill>
                  <pic:spPr>
                    <a:xfrm>
                      <a:off x="0" y="0"/>
                      <a:ext cx="2081976" cy="3709988"/>
                    </a:xfrm>
                    <a:prstGeom prst="rect"/>
                    <a:ln/>
                  </pic:spPr>
                </pic:pic>
              </a:graphicData>
            </a:graphic>
          </wp:inline>
        </w:drawing>
      </w:r>
      <w:r w:rsidDel="00000000" w:rsidR="00000000" w:rsidRPr="00000000">
        <w:rPr>
          <w:sz w:val="24"/>
          <w:szCs w:val="24"/>
        </w:rPr>
        <w:drawing>
          <wp:inline distB="114300" distT="114300" distL="114300" distR="114300">
            <wp:extent cx="2100263" cy="3716695"/>
            <wp:effectExtent b="0" l="0" r="0" t="0"/>
            <wp:docPr id="1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100263" cy="37166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Giao diện định nghĩa bệnh</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sz w:val="24"/>
          <w:szCs w:val="24"/>
        </w:rPr>
        <w:drawing>
          <wp:inline distB="114300" distT="114300" distL="114300" distR="114300">
            <wp:extent cx="1881188" cy="3345411"/>
            <wp:effectExtent b="0" l="0" r="0" t="0"/>
            <wp:docPr id="12"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1881188" cy="3345411"/>
                    </a:xfrm>
                    <a:prstGeom prst="rect"/>
                    <a:ln/>
                  </pic:spPr>
                </pic:pic>
              </a:graphicData>
            </a:graphic>
          </wp:inline>
        </w:drawing>
      </w:r>
      <w:r w:rsidDel="00000000" w:rsidR="00000000" w:rsidRPr="00000000">
        <w:rPr>
          <w:sz w:val="24"/>
          <w:szCs w:val="24"/>
        </w:rPr>
        <w:drawing>
          <wp:inline distB="114300" distT="114300" distL="114300" distR="114300">
            <wp:extent cx="1881188" cy="3326017"/>
            <wp:effectExtent b="0" l="0" r="0" t="0"/>
            <wp:docPr id="30"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1881188" cy="3326017"/>
                    </a:xfrm>
                    <a:prstGeom prst="rect"/>
                    <a:ln/>
                  </pic:spPr>
                </pic:pic>
              </a:graphicData>
            </a:graphic>
          </wp:inline>
        </w:drawing>
      </w:r>
      <w:r w:rsidDel="00000000" w:rsidR="00000000" w:rsidRPr="00000000">
        <w:rPr>
          <w:sz w:val="24"/>
          <w:szCs w:val="24"/>
        </w:rPr>
        <w:drawing>
          <wp:inline distB="114300" distT="114300" distL="114300" distR="114300">
            <wp:extent cx="1881188" cy="3338862"/>
            <wp:effectExtent b="0" l="0" r="0" t="0"/>
            <wp:docPr id="24"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1881188" cy="3338862"/>
                    </a:xfrm>
                    <a:prstGeom prst="rect"/>
                    <a:ln/>
                  </pic:spPr>
                </pic:pic>
              </a:graphicData>
            </a:graphic>
          </wp:inline>
        </w:drawing>
      </w:r>
      <w:r w:rsidDel="00000000" w:rsidR="00000000" w:rsidRPr="00000000">
        <w:rPr>
          <w:sz w:val="24"/>
          <w:szCs w:val="24"/>
        </w:rPr>
        <w:drawing>
          <wp:inline distB="114300" distT="114300" distL="114300" distR="114300">
            <wp:extent cx="1871663" cy="3339440"/>
            <wp:effectExtent b="0" l="0" r="0" t="0"/>
            <wp:docPr id="18"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1871663" cy="33394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Tương tác hoạt động giữa các thành phần trong source</w:t>
      </w:r>
    </w:p>
    <w:p w:rsidR="00000000" w:rsidDel="00000000" w:rsidP="00000000" w:rsidRDefault="00000000" w:rsidRPr="00000000" w14:paraId="0000007B">
      <w:pPr>
        <w:rPr>
          <w:sz w:val="24"/>
          <w:szCs w:val="24"/>
        </w:rPr>
      </w:pPr>
      <w:r w:rsidDel="00000000" w:rsidR="00000000" w:rsidRPr="00000000">
        <w:rPr>
          <w:sz w:val="24"/>
          <w:szCs w:val="24"/>
          <w:rtl w:val="0"/>
        </w:rPr>
        <w:t xml:space="preserve">Khi người dùng mở app </w:t>
      </w:r>
    </w:p>
    <w:p w:rsidR="00000000" w:rsidDel="00000000" w:rsidP="00000000" w:rsidRDefault="00000000" w:rsidRPr="00000000" w14:paraId="0000007C">
      <w:pPr>
        <w:ind w:left="0" w:firstLine="0"/>
        <w:rPr>
          <w:i w:val="1"/>
          <w:sz w:val="24"/>
          <w:szCs w:val="24"/>
          <w:rPrChange w:author="Quang Minh" w:id="1" w:date="2021-05-15T16:09:09Z">
            <w:rPr>
              <w:sz w:val="24"/>
              <w:szCs w:val="24"/>
            </w:rPr>
          </w:rPrChange>
        </w:rPr>
      </w:pPr>
      <w:r w:rsidDel="00000000" w:rsidR="00000000" w:rsidRPr="00000000">
        <w:rPr>
          <w:i w:val="1"/>
          <w:sz w:val="24"/>
          <w:szCs w:val="24"/>
          <w:rtl w:val="0"/>
          <w:rPrChange w:author="Quang Minh" w:id="1" w:date="2021-05-15T16:09:09Z">
            <w:rPr>
              <w:sz w:val="24"/>
              <w:szCs w:val="24"/>
            </w:rPr>
          </w:rPrChange>
        </w:rPr>
        <w:t xml:space="preserve">Khung xml</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4633913" cy="7606323"/>
            <wp:effectExtent b="0" l="0" r="0" t="0"/>
            <wp:docPr id="3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633913" cy="760632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i w:val="1"/>
          <w:sz w:val="24"/>
          <w:szCs w:val="24"/>
          <w:rPrChange w:author="Quang Minh" w:id="2" w:date="2021-05-15T16:09:19Z">
            <w:rPr>
              <w:sz w:val="24"/>
              <w:szCs w:val="24"/>
            </w:rPr>
          </w:rPrChange>
        </w:rPr>
      </w:pPr>
      <w:r w:rsidDel="00000000" w:rsidR="00000000" w:rsidRPr="00000000">
        <w:rPr>
          <w:i w:val="1"/>
          <w:sz w:val="24"/>
          <w:szCs w:val="24"/>
          <w:rtl w:val="0"/>
          <w:rPrChange w:author="Quang Minh" w:id="2" w:date="2021-05-15T16:09:19Z">
            <w:rPr>
              <w:sz w:val="24"/>
              <w:szCs w:val="24"/>
            </w:rPr>
          </w:rPrChange>
        </w:rPr>
        <w:t xml:space="preserve">Đoạn code chuyển xml thành java code để thao tác xử lí, gọi hàm opendatabase kết hợp với class đối tượng LoadDatabaseAsync task để kết nối với cơ sở dữ liệu</w:t>
      </w:r>
      <w:ins w:author="Quang Minh" w:id="3" w:date="2021-05-15T16:15:02Z">
        <w:r w:rsidDel="00000000" w:rsidR="00000000" w:rsidRPr="00000000">
          <w:rPr>
            <w:i w:val="1"/>
            <w:sz w:val="24"/>
            <w:szCs w:val="24"/>
            <w:rtl w:val="0"/>
            <w:rPrChange w:author="Quang Minh" w:id="2" w:date="2021-05-15T16:09:19Z">
              <w:rPr>
                <w:sz w:val="24"/>
                <w:szCs w:val="24"/>
              </w:rPr>
            </w:rPrChange>
          </w:rPr>
          <w:t xml:space="preserve">.AsyncTask có tác dụng làm mượt giao diện trong quá trình tương tác với database.</w:t>
        </w:r>
      </w:ins>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sz w:val="24"/>
          <w:szCs w:val="24"/>
        </w:rPr>
        <w:drawing>
          <wp:inline distB="114300" distT="114300" distL="114300" distR="114300">
            <wp:extent cx="6191250" cy="6508831"/>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191250" cy="650883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i w:val="1"/>
          <w:sz w:val="24"/>
          <w:szCs w:val="24"/>
          <w:rPrChange w:author="Quang Minh" w:id="4" w:date="2021-05-15T16:09:24Z">
            <w:rPr>
              <w:sz w:val="24"/>
              <w:szCs w:val="24"/>
            </w:rPr>
          </w:rPrChange>
        </w:rPr>
      </w:pPr>
      <w:r w:rsidDel="00000000" w:rsidR="00000000" w:rsidRPr="00000000">
        <w:rPr>
          <w:i w:val="1"/>
          <w:sz w:val="24"/>
          <w:szCs w:val="24"/>
          <w:rtl w:val="0"/>
          <w:rPrChange w:author="Quang Minh" w:id="4" w:date="2021-05-15T16:09:24Z">
            <w:rPr>
              <w:sz w:val="24"/>
              <w:szCs w:val="24"/>
            </w:rPr>
          </w:rPrChange>
        </w:rPr>
        <w:t xml:space="preserve">Check database app trong bộ nhớ máy, nếu đã có</w:t>
      </w:r>
    </w:p>
    <w:p w:rsidR="00000000" w:rsidDel="00000000" w:rsidP="00000000" w:rsidRDefault="00000000" w:rsidRPr="00000000" w14:paraId="0000008C">
      <w:pPr>
        <w:ind w:left="0" w:firstLine="0"/>
        <w:rPr>
          <w:del w:author="Quang Minh" w:id="5" w:date="2021-05-15T14:35:39Z"/>
          <w:sz w:val="24"/>
          <w:szCs w:val="24"/>
        </w:rPr>
      </w:pPr>
      <w:r w:rsidDel="00000000" w:rsidR="00000000" w:rsidRPr="00000000">
        <w:rPr>
          <w:sz w:val="24"/>
          <w:szCs w:val="24"/>
        </w:rPr>
        <w:drawing>
          <wp:inline distB="114300" distT="114300" distL="114300" distR="114300">
            <wp:extent cx="6000750" cy="1260556"/>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000750" cy="1260556"/>
                    </a:xfrm>
                    <a:prstGeom prst="rect"/>
                    <a:ln/>
                  </pic:spPr>
                </pic:pic>
              </a:graphicData>
            </a:graphic>
          </wp:inline>
        </w:drawing>
      </w:r>
      <w:del w:author="Quang Minh" w:id="5" w:date="2021-05-15T14:35:39Z">
        <w:r w:rsidDel="00000000" w:rsidR="00000000" w:rsidRPr="00000000">
          <w:rPr>
            <w:rtl w:val="0"/>
          </w:rPr>
        </w:r>
      </w:del>
    </w:p>
    <w:p w:rsidR="00000000" w:rsidDel="00000000" w:rsidP="00000000" w:rsidRDefault="00000000" w:rsidRPr="00000000" w14:paraId="0000008D">
      <w:pPr>
        <w:ind w:left="0" w:firstLine="0"/>
        <w:rPr>
          <w:sz w:val="24"/>
          <w:szCs w:val="24"/>
        </w:rPr>
      </w:pPr>
      <w:del w:author="Quang Minh" w:id="5" w:date="2021-05-15T14:35:39Z">
        <w:r w:rsidDel="00000000" w:rsidR="00000000" w:rsidRPr="00000000">
          <w:rPr>
            <w:sz w:val="24"/>
            <w:szCs w:val="24"/>
            <w:rtl w:val="0"/>
          </w:rPr>
          <w:delText xml:space="preserve">h</w:delText>
        </w:r>
      </w:del>
      <w:ins w:author="Quang Minh" w:id="5" w:date="2021-05-15T14:35:39Z">
        <w:r w:rsidDel="00000000" w:rsidR="00000000" w:rsidRPr="00000000">
          <w:rPr>
            <w:sz w:val="24"/>
            <w:szCs w:val="24"/>
            <w:rtl w:val="0"/>
          </w:rPr>
          <w:t xml:space="preserve">H</w:t>
        </w:r>
      </w:ins>
      <w:r w:rsidDel="00000000" w:rsidR="00000000" w:rsidRPr="00000000">
        <w:rPr>
          <w:sz w:val="24"/>
          <w:szCs w:val="24"/>
          <w:rtl w:val="0"/>
        </w:rPr>
        <w:t xml:space="preserve">àm openDatabase()</w:t>
      </w:r>
    </w:p>
    <w:p w:rsidR="00000000" w:rsidDel="00000000" w:rsidP="00000000" w:rsidRDefault="00000000" w:rsidRPr="00000000" w14:paraId="0000008E">
      <w:pPr>
        <w:ind w:left="0" w:firstLine="0"/>
        <w:rPr>
          <w:ins w:author="Quang Minh" w:id="6" w:date="2021-05-15T14:35:27Z"/>
          <w:sz w:val="24"/>
          <w:szCs w:val="24"/>
        </w:rPr>
      </w:pPr>
      <w:r w:rsidDel="00000000" w:rsidR="00000000" w:rsidRPr="00000000">
        <w:rPr>
          <w:sz w:val="24"/>
          <w:szCs w:val="24"/>
        </w:rPr>
        <w:drawing>
          <wp:inline distB="114300" distT="114300" distL="114300" distR="114300">
            <wp:extent cx="5981700" cy="1324291"/>
            <wp:effectExtent b="0" l="0" r="0" t="0"/>
            <wp:docPr id="3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81700" cy="1324291"/>
                    </a:xfrm>
                    <a:prstGeom prst="rect"/>
                    <a:ln/>
                  </pic:spPr>
                </pic:pic>
              </a:graphicData>
            </a:graphic>
          </wp:inline>
        </w:drawing>
      </w:r>
      <w:ins w:author="Quang Minh" w:id="6" w:date="2021-05-15T14:35:27Z">
        <w:r w:rsidDel="00000000" w:rsidR="00000000" w:rsidRPr="00000000">
          <w:rPr>
            <w:rtl w:val="0"/>
          </w:rPr>
        </w:r>
      </w:ins>
    </w:p>
    <w:p w:rsidR="00000000" w:rsidDel="00000000" w:rsidP="00000000" w:rsidRDefault="00000000" w:rsidRPr="00000000" w14:paraId="0000008F">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Constructor và khai báo biến,DB_PATH là đường dẫn trong bộ nhớ máy</w:t>
        </w:r>
      </w:ins>
    </w:p>
    <w:p w:rsidR="00000000" w:rsidDel="00000000" w:rsidP="00000000" w:rsidRDefault="00000000" w:rsidRPr="00000000" w14:paraId="00000090">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5987266" cy="2712002"/>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87266" cy="2712002"/>
                      </a:xfrm>
                      <a:prstGeom prst="rect"/>
                      <a:ln/>
                    </pic:spPr>
                  </pic:pic>
                </a:graphicData>
              </a:graphic>
            </wp:inline>
          </w:drawing>
        </w:r>
        <w:r w:rsidDel="00000000" w:rsidR="00000000" w:rsidRPr="00000000">
          <w:rPr>
            <w:rtl w:val="0"/>
          </w:rPr>
        </w:r>
      </w:ins>
    </w:p>
    <w:p w:rsidR="00000000" w:rsidDel="00000000" w:rsidP="00000000" w:rsidRDefault="00000000" w:rsidRPr="00000000" w14:paraId="00000091">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2">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Trường hợp mới cài đặt chưa có database-&gt;copy database vào phone memory</w:t>
        </w:r>
      </w:ins>
    </w:p>
    <w:p w:rsidR="00000000" w:rsidDel="00000000" w:rsidP="00000000" w:rsidRDefault="00000000" w:rsidRPr="00000000" w14:paraId="00000093">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5978254" cy="478706"/>
              <wp:effectExtent b="0" l="0" r="0" t="0"/>
              <wp:docPr id="2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78254" cy="478706"/>
                      </a:xfrm>
                      <a:prstGeom prst="rect"/>
                      <a:ln/>
                    </pic:spPr>
                  </pic:pic>
                </a:graphicData>
              </a:graphic>
            </wp:inline>
          </w:drawing>
        </w:r>
        <w:r w:rsidDel="00000000" w:rsidR="00000000" w:rsidRPr="00000000">
          <w:rPr>
            <w:rtl w:val="0"/>
          </w:rPr>
        </w:r>
      </w:ins>
    </w:p>
    <w:p w:rsidR="00000000" w:rsidDel="00000000" w:rsidP="00000000" w:rsidRDefault="00000000" w:rsidRPr="00000000" w14:paraId="00000094">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AsyncTask gồm làm 3 giai đoạn:</w:t>
        </w:r>
      </w:ins>
    </w:p>
    <w:p w:rsidR="00000000" w:rsidDel="00000000" w:rsidP="00000000" w:rsidRDefault="00000000" w:rsidRPr="00000000" w14:paraId="00000095">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6">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7">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8">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9">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A">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B">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C">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a.Trước khi khởi chạy, tung AlertDialog với progressbar và thông báo không thể tắt</w:t>
        </w:r>
      </w:ins>
    </w:p>
    <w:p w:rsidR="00000000" w:rsidDel="00000000" w:rsidP="00000000" w:rsidRDefault="00000000" w:rsidRPr="00000000" w14:paraId="0000009D">
      <w:pPr>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9E">
      <w:pPr>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534150" cy="2414588"/>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534150" cy="2414588"/>
                      </a:xfrm>
                      <a:prstGeom prst="rect"/>
                      <a:ln/>
                    </pic:spPr>
                  </pic:pic>
                </a:graphicData>
              </a:graphic>
            </wp:inline>
          </w:drawing>
        </w:r>
        <w:r w:rsidDel="00000000" w:rsidR="00000000" w:rsidRPr="00000000">
          <w:rPr>
            <w:rtl w:val="0"/>
          </w:rPr>
        </w:r>
      </w:ins>
    </w:p>
    <w:p w:rsidR="00000000" w:rsidDel="00000000" w:rsidP="00000000" w:rsidRDefault="00000000" w:rsidRPr="00000000" w14:paraId="0000009F">
      <w:pPr>
        <w:rPr>
          <w:ins w:author="Quang Minh" w:id="6" w:date="2021-05-15T14:35:27Z"/>
          <w:sz w:val="24"/>
          <w:szCs w:val="24"/>
        </w:rPr>
      </w:pPr>
      <w:ins w:author="Quang Minh" w:id="6" w:date="2021-05-15T14:35:27Z">
        <w:r w:rsidDel="00000000" w:rsidR="00000000" w:rsidRPr="00000000">
          <w:rPr>
            <w:sz w:val="24"/>
            <w:szCs w:val="24"/>
            <w:rtl w:val="0"/>
          </w:rPr>
          <w:t xml:space="preserve">b. Chạy nền tạo đối tượng DatabaseHelper, gọi hàm createDatabase(), hàm trên sẽ gọi tiếp hàm copy để chép dữ liệu vào phone memory</w:t>
        </w:r>
      </w:ins>
    </w:p>
    <w:p w:rsidR="00000000" w:rsidDel="00000000" w:rsidP="00000000" w:rsidRDefault="00000000" w:rsidRPr="00000000" w14:paraId="000000A0">
      <w:pPr>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4210050" cy="2466975"/>
              <wp:effectExtent b="0" l="0" r="0" t="0"/>
              <wp:docPr id="2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210050" cy="2466975"/>
                      </a:xfrm>
                      <a:prstGeom prst="rect"/>
                      <a:ln/>
                    </pic:spPr>
                  </pic:pic>
                </a:graphicData>
              </a:graphic>
            </wp:inline>
          </w:drawing>
        </w:r>
        <w:r w:rsidDel="00000000" w:rsidR="00000000" w:rsidRPr="00000000">
          <w:rPr>
            <w:rtl w:val="0"/>
          </w:rPr>
        </w:r>
      </w:ins>
    </w:p>
    <w:p w:rsidR="00000000" w:rsidDel="00000000" w:rsidP="00000000" w:rsidRDefault="00000000" w:rsidRPr="00000000" w14:paraId="000000A1">
      <w:pPr>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4238625" cy="2900995"/>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238625" cy="2900995"/>
                      </a:xfrm>
                      <a:prstGeom prst="rect"/>
                      <a:ln/>
                    </pic:spPr>
                  </pic:pic>
                </a:graphicData>
              </a:graphic>
            </wp:inline>
          </w:drawing>
        </w:r>
        <w:r w:rsidDel="00000000" w:rsidR="00000000" w:rsidRPr="00000000">
          <w:rPr>
            <w:rtl w:val="0"/>
          </w:rPr>
        </w:r>
      </w:ins>
    </w:p>
    <w:p w:rsidR="00000000" w:rsidDel="00000000" w:rsidP="00000000" w:rsidRDefault="00000000" w:rsidRPr="00000000" w14:paraId="000000A2">
      <w:pPr>
        <w:rPr>
          <w:ins w:author="Quang Minh" w:id="6" w:date="2021-05-15T14:35:27Z"/>
          <w:sz w:val="24"/>
          <w:szCs w:val="24"/>
        </w:rPr>
      </w:pPr>
      <w:ins w:author="Quang Minh" w:id="6" w:date="2021-05-15T14:35:27Z">
        <w:r w:rsidDel="00000000" w:rsidR="00000000" w:rsidRPr="00000000">
          <w:rPr>
            <w:sz w:val="24"/>
            <w:szCs w:val="24"/>
            <w:rtl w:val="0"/>
          </w:rPr>
          <w:t xml:space="preserve">c. Sau khi chạy xong</w:t>
        </w:r>
      </w:ins>
    </w:p>
    <w:p w:rsidR="00000000" w:rsidDel="00000000" w:rsidP="00000000" w:rsidRDefault="00000000" w:rsidRPr="00000000" w14:paraId="000000A3">
      <w:pPr>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5731200" cy="14605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460500"/>
                      </a:xfrm>
                      <a:prstGeom prst="rect"/>
                      <a:ln/>
                    </pic:spPr>
                  </pic:pic>
                </a:graphicData>
              </a:graphic>
            </wp:inline>
          </w:drawing>
        </w:r>
        <w:r w:rsidDel="00000000" w:rsidR="00000000" w:rsidRPr="00000000">
          <w:rPr>
            <w:rtl w:val="0"/>
          </w:rPr>
        </w:r>
      </w:ins>
    </w:p>
    <w:p w:rsidR="00000000" w:rsidDel="00000000" w:rsidP="00000000" w:rsidRDefault="00000000" w:rsidRPr="00000000" w14:paraId="000000A4">
      <w:pPr>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A5">
      <w:pPr>
        <w:rPr>
          <w:ins w:author="Quang Minh" w:id="6" w:date="2021-05-15T14:35:27Z"/>
          <w:sz w:val="24"/>
          <w:szCs w:val="24"/>
        </w:rPr>
      </w:pPr>
      <w:ins w:author="Quang Minh" w:id="6" w:date="2021-05-15T14:35:27Z">
        <w:r w:rsidDel="00000000" w:rsidR="00000000" w:rsidRPr="00000000">
          <w:rPr>
            <w:sz w:val="24"/>
            <w:szCs w:val="24"/>
            <w:rtl w:val="0"/>
          </w:rPr>
          <w:t xml:space="preserve">Nhận xml, gài eventlistener vào SearchView</w:t>
        </w:r>
      </w:ins>
    </w:p>
    <w:p w:rsidR="00000000" w:rsidDel="00000000" w:rsidP="00000000" w:rsidRDefault="00000000" w:rsidRPr="00000000" w14:paraId="000000A6">
      <w:pPr>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5760679" cy="3942159"/>
              <wp:effectExtent b="0" l="0" r="0" t="0"/>
              <wp:docPr id="2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60679" cy="3942159"/>
                      </a:xfrm>
                      <a:prstGeom prst="rect"/>
                      <a:ln/>
                    </pic:spPr>
                  </pic:pic>
                </a:graphicData>
              </a:graphic>
            </wp:inline>
          </w:drawing>
        </w:r>
        <w:r w:rsidDel="00000000" w:rsidR="00000000" w:rsidRPr="00000000">
          <w:rPr>
            <w:rtl w:val="0"/>
          </w:rPr>
        </w:r>
      </w:ins>
    </w:p>
    <w:p w:rsidR="00000000" w:rsidDel="00000000" w:rsidP="00000000" w:rsidRDefault="00000000" w:rsidRPr="00000000" w14:paraId="000000A7">
      <w:pPr>
        <w:rPr>
          <w:ins w:author="Quang Minh" w:id="6" w:date="2021-05-15T14:35:27Z"/>
          <w:sz w:val="24"/>
          <w:szCs w:val="24"/>
        </w:rPr>
      </w:pPr>
      <w:ins w:author="Quang Minh" w:id="6" w:date="2021-05-15T14:35:27Z">
        <w:r w:rsidDel="00000000" w:rsidR="00000000" w:rsidRPr="00000000">
          <w:rPr>
            <w:sz w:val="24"/>
            <w:szCs w:val="24"/>
            <w:rtl w:val="0"/>
          </w:rPr>
          <w:t xml:space="preserve">Tạo menu và xử lí khi người dùng tap menu</w:t>
        </w:r>
        <w:r w:rsidDel="00000000" w:rsidR="00000000" w:rsidRPr="00000000">
          <w:rPr>
            <w:sz w:val="24"/>
            <w:szCs w:val="24"/>
          </w:rPr>
          <w:drawing>
            <wp:inline distB="114300" distT="114300" distL="114300" distR="114300">
              <wp:extent cx="6072188" cy="4664490"/>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072188" cy="4664490"/>
                      </a:xfrm>
                      <a:prstGeom prst="rect"/>
                      <a:ln/>
                    </pic:spPr>
                  </pic:pic>
                </a:graphicData>
              </a:graphic>
            </wp:inline>
          </w:drawing>
        </w:r>
        <w:r w:rsidDel="00000000" w:rsidR="00000000" w:rsidRPr="00000000">
          <w:rPr>
            <w:rtl w:val="0"/>
          </w:rPr>
        </w:r>
      </w:ins>
    </w:p>
    <w:p w:rsidR="00000000" w:rsidDel="00000000" w:rsidP="00000000" w:rsidRDefault="00000000" w:rsidRPr="00000000" w14:paraId="000000A8">
      <w:pPr>
        <w:rPr>
          <w:ins w:author="Quang Minh" w:id="6" w:date="2021-05-15T14:35:27Z"/>
          <w:sz w:val="24"/>
          <w:szCs w:val="24"/>
        </w:rPr>
      </w:pPr>
      <w:ins w:author="Quang Minh" w:id="6" w:date="2021-05-15T14:35:27Z">
        <w:r w:rsidDel="00000000" w:rsidR="00000000" w:rsidRPr="00000000">
          <w:rPr>
            <w:sz w:val="24"/>
            <w:szCs w:val="24"/>
            <w:rtl w:val="0"/>
          </w:rPr>
          <w:t xml:space="preserve">activity CaiDat xử lí menu</w:t>
        </w:r>
        <w:r w:rsidDel="00000000" w:rsidR="00000000" w:rsidRPr="00000000">
          <w:rPr>
            <w:sz w:val="24"/>
            <w:szCs w:val="24"/>
            <w:rtl w:val="0"/>
          </w:rPr>
          <w:t xml:space="preserve"> (gồm cả phần xử lí lịch sử sẽ được trình bày sau)</w:t>
        </w:r>
      </w:ins>
    </w:p>
    <w:p w:rsidR="00000000" w:rsidDel="00000000" w:rsidP="00000000" w:rsidRDefault="00000000" w:rsidRPr="00000000" w14:paraId="000000A9">
      <w:pPr>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072188" cy="2917804"/>
              <wp:effectExtent b="0" l="0" r="0" t="0"/>
              <wp:docPr id="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072188" cy="2917804"/>
                      </a:xfrm>
                      <a:prstGeom prst="rect"/>
                      <a:ln/>
                    </pic:spPr>
                  </pic:pic>
                </a:graphicData>
              </a:graphic>
            </wp:inline>
          </w:drawing>
        </w:r>
        <w:r w:rsidDel="00000000" w:rsidR="00000000" w:rsidRPr="00000000">
          <w:rPr>
            <w:rtl w:val="0"/>
          </w:rPr>
        </w:r>
      </w:ins>
    </w:p>
    <w:p w:rsidR="00000000" w:rsidDel="00000000" w:rsidP="00000000" w:rsidRDefault="00000000" w:rsidRPr="00000000" w14:paraId="000000AA">
      <w:pPr>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AB">
      <w:pPr>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AC">
      <w:pPr>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AD">
      <w:pPr>
        <w:rPr>
          <w:ins w:author="Quang Minh" w:id="6" w:date="2021-05-15T14:35:27Z"/>
          <w:sz w:val="24"/>
          <w:szCs w:val="24"/>
        </w:rPr>
      </w:pPr>
      <w:ins w:author="Quang Minh" w:id="6" w:date="2021-05-15T14:35:27Z">
        <w:r w:rsidDel="00000000" w:rsidR="00000000" w:rsidRPr="00000000">
          <w:rPr>
            <w:sz w:val="24"/>
            <w:szCs w:val="24"/>
            <w:rtl w:val="0"/>
          </w:rPr>
          <w:t xml:space="preserve">Khi người dùng nhập dùng liệu, hiện đề xuất tên bệnh như sau:</w:t>
        </w:r>
      </w:ins>
    </w:p>
    <w:p w:rsidR="00000000" w:rsidDel="00000000" w:rsidP="00000000" w:rsidRDefault="00000000" w:rsidRPr="00000000" w14:paraId="000000AE">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Ở DatabaseHelper</w:t>
        </w:r>
      </w:ins>
    </w:p>
    <w:p w:rsidR="00000000" w:rsidDel="00000000" w:rsidP="00000000" w:rsidRDefault="00000000" w:rsidRPr="00000000" w14:paraId="000000AF">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581775" cy="1020924"/>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581775" cy="1020924"/>
                      </a:xfrm>
                      <a:prstGeom prst="rect"/>
                      <a:ln/>
                    </pic:spPr>
                  </pic:pic>
                </a:graphicData>
              </a:graphic>
            </wp:inline>
          </w:drawing>
        </w:r>
        <w:r w:rsidDel="00000000" w:rsidR="00000000" w:rsidRPr="00000000">
          <w:rPr>
            <w:rtl w:val="0"/>
          </w:rPr>
        </w:r>
      </w:ins>
    </w:p>
    <w:p w:rsidR="00000000" w:rsidDel="00000000" w:rsidP="00000000" w:rsidRDefault="00000000" w:rsidRPr="00000000" w14:paraId="000000B0">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Main_Activity</w:t>
        </w:r>
      </w:ins>
    </w:p>
    <w:p w:rsidR="00000000" w:rsidDel="00000000" w:rsidP="00000000" w:rsidRDefault="00000000" w:rsidRPr="00000000" w14:paraId="000000B1">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958013" cy="1605695"/>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958013" cy="1605695"/>
                      </a:xfrm>
                      <a:prstGeom prst="rect"/>
                      <a:ln/>
                    </pic:spPr>
                  </pic:pic>
                </a:graphicData>
              </a:graphic>
            </wp:inline>
          </w:drawing>
        </w:r>
        <w:r w:rsidDel="00000000" w:rsidR="00000000" w:rsidRPr="00000000">
          <w:rPr>
            <w:rtl w:val="0"/>
          </w:rPr>
        </w:r>
      </w:ins>
    </w:p>
    <w:p w:rsidR="00000000" w:rsidDel="00000000" w:rsidP="00000000" w:rsidRDefault="00000000" w:rsidRPr="00000000" w14:paraId="000000B2">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Khi người dùng submit, nếu không có tên bệnh trong database hiện alert, nếu có start DinhNghiaBenh activity</w:t>
        </w:r>
      </w:ins>
    </w:p>
    <w:p w:rsidR="00000000" w:rsidDel="00000000" w:rsidP="00000000" w:rsidRDefault="00000000" w:rsidRPr="00000000" w14:paraId="000000B3">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591681" cy="4861638"/>
              <wp:effectExtent b="0" l="0" r="0" t="0"/>
              <wp:docPr id="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591681" cy="4861638"/>
                      </a:xfrm>
                      <a:prstGeom prst="rect"/>
                      <a:ln/>
                    </pic:spPr>
                  </pic:pic>
                </a:graphicData>
              </a:graphic>
            </wp:inline>
          </w:drawing>
        </w:r>
        <w:r w:rsidDel="00000000" w:rsidR="00000000" w:rsidRPr="00000000">
          <w:rPr>
            <w:rtl w:val="0"/>
          </w:rPr>
        </w:r>
      </w:ins>
    </w:p>
    <w:p w:rsidR="00000000" w:rsidDel="00000000" w:rsidP="00000000" w:rsidRDefault="00000000" w:rsidRPr="00000000" w14:paraId="000000B4">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B5">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Khi người dùng chọn tên trong suggestion row cũng có thể mở DinhNghiaBenh</w:t>
        </w:r>
      </w:ins>
    </w:p>
    <w:p w:rsidR="00000000" w:rsidDel="00000000" w:rsidP="00000000" w:rsidRDefault="00000000" w:rsidRPr="00000000" w14:paraId="000000B6">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176868" cy="3611724"/>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176868" cy="3611724"/>
                      </a:xfrm>
                      <a:prstGeom prst="rect"/>
                      <a:ln/>
                    </pic:spPr>
                  </pic:pic>
                </a:graphicData>
              </a:graphic>
            </wp:inline>
          </w:drawing>
        </w:r>
        <w:r w:rsidDel="00000000" w:rsidR="00000000" w:rsidRPr="00000000">
          <w:rPr>
            <w:rtl w:val="0"/>
          </w:rPr>
        </w:r>
      </w:ins>
    </w:p>
    <w:p w:rsidR="00000000" w:rsidDel="00000000" w:rsidP="00000000" w:rsidRDefault="00000000" w:rsidRPr="00000000" w14:paraId="000000B7">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Layout xml DinhNghiaBenh</w:t>
        </w:r>
      </w:ins>
    </w:p>
    <w:p w:rsidR="00000000" w:rsidDel="00000000" w:rsidP="00000000" w:rsidRDefault="00000000" w:rsidRPr="00000000" w14:paraId="000000B8">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2747963" cy="4162425"/>
              <wp:effectExtent b="0" l="0" r="0" t="0"/>
              <wp:docPr id="1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747963" cy="4162425"/>
                      </a:xfrm>
                      <a:prstGeom prst="rect"/>
                      <a:ln/>
                    </pic:spPr>
                  </pic:pic>
                </a:graphicData>
              </a:graphic>
            </wp:inline>
          </w:drawing>
        </w:r>
        <w:r w:rsidDel="00000000" w:rsidR="00000000" w:rsidRPr="00000000">
          <w:rPr>
            <w:rtl w:val="0"/>
          </w:rPr>
        </w:r>
      </w:ins>
    </w:p>
    <w:p w:rsidR="00000000" w:rsidDel="00000000" w:rsidP="00000000" w:rsidRDefault="00000000" w:rsidRPr="00000000" w14:paraId="000000B9">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BA">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BB">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BC">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BD">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DinhNghiaBenh activity xử lí việc đẩy dữ liệu lên layout,nhét fragment vào </w:t>
        </w:r>
        <w:r w:rsidDel="00000000" w:rsidR="00000000" w:rsidRPr="00000000">
          <w:rPr>
            <w:sz w:val="24"/>
            <w:szCs w:val="24"/>
            <w:rtl w:val="0"/>
          </w:rPr>
          <w:t xml:space="preserve">TabLayout</w:t>
        </w:r>
      </w:ins>
    </w:p>
    <w:p w:rsidR="00000000" w:rsidDel="00000000" w:rsidP="00000000" w:rsidRDefault="00000000" w:rsidRPr="00000000" w14:paraId="000000BE">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1.</w:t>
        </w:r>
      </w:ins>
    </w:p>
    <w:p w:rsidR="00000000" w:rsidDel="00000000" w:rsidP="00000000" w:rsidRDefault="00000000" w:rsidRPr="00000000" w14:paraId="000000BF">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410325" cy="7455303"/>
              <wp:effectExtent b="0" l="0" r="0" t="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410325" cy="7455303"/>
                      </a:xfrm>
                      <a:prstGeom prst="rect"/>
                      <a:ln/>
                    </pic:spPr>
                  </pic:pic>
                </a:graphicData>
              </a:graphic>
            </wp:inline>
          </w:drawing>
        </w:r>
        <w:r w:rsidDel="00000000" w:rsidR="00000000" w:rsidRPr="00000000">
          <w:rPr>
            <w:rtl w:val="0"/>
          </w:rPr>
        </w:r>
      </w:ins>
    </w:p>
    <w:p w:rsidR="00000000" w:rsidDel="00000000" w:rsidP="00000000" w:rsidRDefault="00000000" w:rsidRPr="00000000" w14:paraId="000000C0">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2.onTabSelected và onTabUnreleased IDE tự sinh và không được dùng</w:t>
        </w:r>
      </w:ins>
    </w:p>
    <w:p w:rsidR="00000000" w:rsidDel="00000000" w:rsidP="00000000" w:rsidRDefault="00000000" w:rsidRPr="00000000" w14:paraId="000000C1">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323222" cy="7442281"/>
              <wp:effectExtent b="0" l="0" r="0" t="0"/>
              <wp:docPr id="2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6323222" cy="7442281"/>
                      </a:xfrm>
                      <a:prstGeom prst="rect"/>
                      <a:ln/>
                    </pic:spPr>
                  </pic:pic>
                </a:graphicData>
              </a:graphic>
            </wp:inline>
          </w:drawing>
        </w:r>
        <w:r w:rsidDel="00000000" w:rsidR="00000000" w:rsidRPr="00000000">
          <w:rPr>
            <w:rtl w:val="0"/>
          </w:rPr>
        </w:r>
      </w:ins>
    </w:p>
    <w:p w:rsidR="00000000" w:rsidDel="00000000" w:rsidP="00000000" w:rsidRDefault="00000000" w:rsidRPr="00000000" w14:paraId="000000C2">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3">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4">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5">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6">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7">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3.Hàm ViewPagerAdapter tự định nghĩa, xử lí fragment, mỗi fragment có 1 class riêng</w:t>
        </w:r>
      </w:ins>
    </w:p>
    <w:p w:rsidR="00000000" w:rsidDel="00000000" w:rsidP="00000000" w:rsidRDefault="00000000" w:rsidRPr="00000000" w14:paraId="000000C8">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515100" cy="7297899"/>
              <wp:effectExtent b="0" l="0" r="0" t="0"/>
              <wp:docPr id="9"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6515100" cy="7297899"/>
                      </a:xfrm>
                      <a:prstGeom prst="rect"/>
                      <a:ln/>
                    </pic:spPr>
                  </pic:pic>
                </a:graphicData>
              </a:graphic>
            </wp:inline>
          </w:drawing>
        </w:r>
        <w:r w:rsidDel="00000000" w:rsidR="00000000" w:rsidRPr="00000000">
          <w:rPr>
            <w:rtl w:val="0"/>
          </w:rPr>
        </w:r>
      </w:ins>
    </w:p>
    <w:p w:rsidR="00000000" w:rsidDel="00000000" w:rsidP="00000000" w:rsidRDefault="00000000" w:rsidRPr="00000000" w14:paraId="000000C9">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A">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B">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C">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D">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CE">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Tất cả các fragment có khuôn chung id textViewD,nhận dữ liệu từ DinhNghiaBenh và nhét vào phần của mình. Code của 4 fragments tương tự nhau, chỉ thay đổi biến</w:t>
        </w:r>
      </w:ins>
    </w:p>
    <w:p w:rsidR="00000000" w:rsidDel="00000000" w:rsidP="00000000" w:rsidRDefault="00000000" w:rsidRPr="00000000" w14:paraId="000000CF">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534150" cy="4849974"/>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534150" cy="4849974"/>
                      </a:xfrm>
                      <a:prstGeom prst="rect"/>
                      <a:ln/>
                    </pic:spPr>
                  </pic:pic>
                </a:graphicData>
              </a:graphic>
            </wp:inline>
          </w:drawing>
        </w:r>
        <w:r w:rsidDel="00000000" w:rsidR="00000000" w:rsidRPr="00000000">
          <w:rPr>
            <w:rtl w:val="0"/>
          </w:rPr>
        </w:r>
      </w:ins>
    </w:p>
    <w:p w:rsidR="00000000" w:rsidDel="00000000" w:rsidP="00000000" w:rsidRDefault="00000000" w:rsidRPr="00000000" w14:paraId="000000D0">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1">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2">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3">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4">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5">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6">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7">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8">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9">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A">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B">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C">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D">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E">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DF">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E0">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E1">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Xử lí lịch sử tra cứu.</w:t>
        </w:r>
      </w:ins>
    </w:p>
    <w:p w:rsidR="00000000" w:rsidDel="00000000" w:rsidP="00000000" w:rsidRDefault="00000000" w:rsidRPr="00000000" w14:paraId="000000E2">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history_item_layout.xml,đối tượng History, lay out này nằm trong layout chính của app</w:t>
        </w:r>
      </w:ins>
    </w:p>
    <w:p w:rsidR="00000000" w:rsidDel="00000000" w:rsidP="00000000" w:rsidRDefault="00000000" w:rsidRPr="00000000" w14:paraId="000000E3">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2057400" cy="3590925"/>
              <wp:effectExtent b="0" l="0" r="0" t="0"/>
              <wp:docPr id="1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057400" cy="3590925"/>
                      </a:xfrm>
                      <a:prstGeom prst="rect"/>
                      <a:ln/>
                    </pic:spPr>
                  </pic:pic>
                </a:graphicData>
              </a:graphic>
            </wp:inline>
          </w:drawing>
        </w:r>
        <w:r w:rsidDel="00000000" w:rsidR="00000000" w:rsidRPr="00000000">
          <w:rPr>
            <w:rtl w:val="0"/>
          </w:rPr>
        </w:r>
      </w:ins>
    </w:p>
    <w:p w:rsidR="00000000" w:rsidDel="00000000" w:rsidP="00000000" w:rsidRDefault="00000000" w:rsidRPr="00000000" w14:paraId="000000E4">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Các item được thêm vào layout bởi Main activity,dữ liệu được thêm vào bởi DinhNghiaBenh activity khi người dùng chọn tên bệnh</w:t>
        </w:r>
      </w:ins>
    </w:p>
    <w:p w:rsidR="00000000" w:rsidDel="00000000" w:rsidP="00000000" w:rsidRDefault="00000000" w:rsidRPr="00000000" w14:paraId="000000E5">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5853113" cy="4043633"/>
              <wp:effectExtent b="0" l="0" r="0" t="0"/>
              <wp:docPr id="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853113" cy="4043633"/>
                      </a:xfrm>
                      <a:prstGeom prst="rect"/>
                      <a:ln/>
                    </pic:spPr>
                  </pic:pic>
                </a:graphicData>
              </a:graphic>
            </wp:inline>
          </w:drawing>
        </w:r>
        <w:r w:rsidDel="00000000" w:rsidR="00000000" w:rsidRPr="00000000">
          <w:rPr>
            <w:rtl w:val="0"/>
          </w:rPr>
        </w:r>
      </w:ins>
    </w:p>
    <w:p w:rsidR="00000000" w:rsidDel="00000000" w:rsidP="00000000" w:rsidRDefault="00000000" w:rsidRPr="00000000" w14:paraId="000000E6">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fetch history khi trở về giao diện chính</w:t>
        </w:r>
      </w:ins>
    </w:p>
    <w:p w:rsidR="00000000" w:rsidDel="00000000" w:rsidP="00000000" w:rsidRDefault="00000000" w:rsidRPr="00000000" w14:paraId="000000E7">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1933575" cy="1171575"/>
              <wp:effectExtent b="0" l="0" r="0" t="0"/>
              <wp:docPr id="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933575" cy="1171575"/>
                      </a:xfrm>
                      <a:prstGeom prst="rect"/>
                      <a:ln/>
                    </pic:spPr>
                  </pic:pic>
                </a:graphicData>
              </a:graphic>
            </wp:inline>
          </w:drawing>
        </w:r>
        <w:r w:rsidDel="00000000" w:rsidR="00000000" w:rsidRPr="00000000">
          <w:rPr>
            <w:rtl w:val="0"/>
          </w:rPr>
        </w:r>
      </w:ins>
    </w:p>
    <w:p w:rsidR="00000000" w:rsidDel="00000000" w:rsidP="00000000" w:rsidRDefault="00000000" w:rsidRPr="00000000" w14:paraId="000000E8">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Xử lí xoá dữ liệu ở menu cài đặt,hàm deleteHistory của DatabaseHelper chạy querry xoá toàn bộ dữ liệu bảng history.</w:t>
        </w:r>
      </w:ins>
    </w:p>
    <w:p w:rsidR="00000000" w:rsidDel="00000000" w:rsidP="00000000" w:rsidRDefault="00000000" w:rsidRPr="00000000" w14:paraId="000000E9">
      <w:pPr>
        <w:ind w:left="0" w:firstLine="0"/>
        <w:rPr>
          <w:ins w:author="Quang Minh" w:id="6" w:date="2021-05-15T14:35:27Z"/>
          <w:sz w:val="24"/>
          <w:szCs w:val="24"/>
        </w:rPr>
      </w:pPr>
      <w:ins w:author="Quang Minh" w:id="6" w:date="2021-05-15T14:35:27Z">
        <w:r w:rsidDel="00000000" w:rsidR="00000000" w:rsidRPr="00000000">
          <w:rPr>
            <w:sz w:val="24"/>
            <w:szCs w:val="24"/>
          </w:rPr>
          <w:drawing>
            <wp:inline distB="114300" distT="114300" distL="114300" distR="114300">
              <wp:extent cx="6591300" cy="5239066"/>
              <wp:effectExtent b="0" l="0" r="0" t="0"/>
              <wp:docPr id="1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6591300" cy="5239066"/>
                      </a:xfrm>
                      <a:prstGeom prst="rect"/>
                      <a:ln/>
                    </pic:spPr>
                  </pic:pic>
                </a:graphicData>
              </a:graphic>
            </wp:inline>
          </w:drawing>
        </w:r>
        <w:r w:rsidDel="00000000" w:rsidR="00000000" w:rsidRPr="00000000">
          <w:rPr>
            <w:rtl w:val="0"/>
          </w:rPr>
        </w:r>
      </w:ins>
    </w:p>
    <w:p w:rsidR="00000000" w:rsidDel="00000000" w:rsidP="00000000" w:rsidRDefault="00000000" w:rsidRPr="00000000" w14:paraId="000000EA">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EB">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EC">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ED">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EE">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EF">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F0">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F1">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F2">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F3">
      <w:pPr>
        <w:ind w:left="0" w:firstLine="0"/>
        <w:rPr>
          <w:ins w:author="Quang Minh" w:id="6" w:date="2021-05-15T14:35:27Z"/>
          <w:sz w:val="24"/>
          <w:szCs w:val="24"/>
        </w:rPr>
      </w:pPr>
      <w:ins w:author="Quang Minh" w:id="6" w:date="2021-05-15T14:35:27Z">
        <w:r w:rsidDel="00000000" w:rsidR="00000000" w:rsidRPr="00000000">
          <w:rPr>
            <w:rtl w:val="0"/>
          </w:rPr>
        </w:r>
      </w:ins>
    </w:p>
    <w:p w:rsidR="00000000" w:rsidDel="00000000" w:rsidP="00000000" w:rsidRDefault="00000000" w:rsidRPr="00000000" w14:paraId="000000F4">
      <w:pPr>
        <w:ind w:left="0" w:firstLine="0"/>
        <w:rPr>
          <w:ins w:author="Quang Minh" w:id="6" w:date="2021-05-15T14:35:27Z"/>
          <w:sz w:val="24"/>
          <w:szCs w:val="24"/>
        </w:rPr>
      </w:pPr>
      <w:ins w:author="Quang Minh" w:id="6" w:date="2021-05-15T14:35:27Z">
        <w:r w:rsidDel="00000000" w:rsidR="00000000" w:rsidRPr="00000000">
          <w:rPr>
            <w:sz w:val="24"/>
            <w:szCs w:val="24"/>
            <w:rtl w:val="0"/>
          </w:rPr>
          <w:t xml:space="preserve">Hướng dẫn sử dụng</w:t>
        </w:r>
      </w:ins>
    </w:p>
    <w:p w:rsidR="00000000" w:rsidDel="00000000" w:rsidP="00000000" w:rsidRDefault="00000000" w:rsidRPr="00000000" w14:paraId="000000F5">
      <w:pPr>
        <w:ind w:left="0" w:firstLine="0"/>
        <w:rPr>
          <w:rFonts w:ascii="Arial" w:cs="Arial" w:eastAsia="Arial" w:hAnsi="Arial"/>
          <w:b w:val="0"/>
          <w:i w:val="0"/>
          <w:smallCaps w:val="0"/>
          <w:strike w:val="0"/>
          <w:color w:val="000000"/>
          <w:sz w:val="22"/>
          <w:szCs w:val="22"/>
          <w:u w:val="none"/>
          <w:shd w:fill="auto" w:val="clear"/>
          <w:vertAlign w:val="baseline"/>
          <w:rPrChange w:author="Quang Minh" w:id="7" w:date="2021-05-15T14:35:27Z">
            <w:rPr>
              <w:sz w:val="24"/>
              <w:szCs w:val="24"/>
            </w:rPr>
          </w:rPrChange>
        </w:rPr>
        <w:pPrChange w:author="Quang Minh" w:id="0" w:date="2021-05-15T14:35:27Z">
          <w:pPr>
            <w:ind w:left="0" w:firstLine="0"/>
          </w:pPr>
        </w:pPrChange>
      </w:pPr>
      <w:ins w:author="Quang Minh" w:id="6" w:date="2021-05-15T14:35:27Z">
        <w:r w:rsidDel="00000000" w:rsidR="00000000" w:rsidRPr="00000000">
          <w:rPr>
            <w:sz w:val="24"/>
            <w:szCs w:val="24"/>
            <w:rtl w:val="0"/>
          </w:rPr>
          <w:t xml:space="preserve">Các chức năng của app hiện tại khá đơn giản, chỉ cần nhập tên bệnh và chọn tìm kiếm. Chức năng đổi ngôn ngữ hiện tại vẫn chưa có. </w:t>
        </w:r>
      </w:ins>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34.png"/><Relationship Id="rId42" Type="http://schemas.openxmlformats.org/officeDocument/2006/relationships/image" Target="media/image4.png"/><Relationship Id="rId41" Type="http://schemas.openxmlformats.org/officeDocument/2006/relationships/image" Target="media/image11.png"/><Relationship Id="rId22" Type="http://schemas.openxmlformats.org/officeDocument/2006/relationships/image" Target="media/image31.png"/><Relationship Id="rId21" Type="http://schemas.openxmlformats.org/officeDocument/2006/relationships/image" Target="media/image25.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9.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yperlink" Target="https://github.com/quangdang142" TargetMode="External"/><Relationship Id="rId29" Type="http://schemas.openxmlformats.org/officeDocument/2006/relationships/image" Target="media/image23.png"/><Relationship Id="rId7" Type="http://schemas.openxmlformats.org/officeDocument/2006/relationships/hyperlink" Target="https://github.com/quangdang142/LTDD_TH109-CS81_Nhom25" TargetMode="External"/><Relationship Id="rId8" Type="http://schemas.openxmlformats.org/officeDocument/2006/relationships/image" Target="media/image22.png"/><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image" Target="media/image35.jpg"/><Relationship Id="rId33" Type="http://schemas.openxmlformats.org/officeDocument/2006/relationships/image" Target="media/image13.png"/><Relationship Id="rId10" Type="http://schemas.openxmlformats.org/officeDocument/2006/relationships/image" Target="media/image15.jpg"/><Relationship Id="rId32" Type="http://schemas.openxmlformats.org/officeDocument/2006/relationships/image" Target="media/image14.png"/><Relationship Id="rId13" Type="http://schemas.openxmlformats.org/officeDocument/2006/relationships/image" Target="media/image9.jpg"/><Relationship Id="rId35" Type="http://schemas.openxmlformats.org/officeDocument/2006/relationships/image" Target="media/image29.png"/><Relationship Id="rId12" Type="http://schemas.openxmlformats.org/officeDocument/2006/relationships/image" Target="media/image8.jpg"/><Relationship Id="rId34" Type="http://schemas.openxmlformats.org/officeDocument/2006/relationships/image" Target="media/image10.png"/><Relationship Id="rId15" Type="http://schemas.openxmlformats.org/officeDocument/2006/relationships/image" Target="media/image27.jpg"/><Relationship Id="rId37" Type="http://schemas.openxmlformats.org/officeDocument/2006/relationships/image" Target="media/image32.png"/><Relationship Id="rId14" Type="http://schemas.openxmlformats.org/officeDocument/2006/relationships/image" Target="media/image26.jpg"/><Relationship Id="rId36" Type="http://schemas.openxmlformats.org/officeDocument/2006/relationships/image" Target="media/image21.png"/><Relationship Id="rId17" Type="http://schemas.openxmlformats.org/officeDocument/2006/relationships/image" Target="media/image28.png"/><Relationship Id="rId39" Type="http://schemas.openxmlformats.org/officeDocument/2006/relationships/image" Target="media/image1.png"/><Relationship Id="rId16" Type="http://schemas.openxmlformats.org/officeDocument/2006/relationships/image" Target="media/image17.jpg"/><Relationship Id="rId38" Type="http://schemas.openxmlformats.org/officeDocument/2006/relationships/image" Target="media/image24.png"/><Relationship Id="rId19" Type="http://schemas.openxmlformats.org/officeDocument/2006/relationships/image" Target="media/image1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